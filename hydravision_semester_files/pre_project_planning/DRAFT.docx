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Hydra Vision</w:t>
      </w:r>
    </w:p>
    <w:p w:rsidR="00000000" w:rsidDel="00000000" w:rsidP="00000000" w:rsidRDefault="00000000" w:rsidRPr="00000000" w14:paraId="00000002">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p w:rsidR="00000000" w:rsidDel="00000000" w:rsidP="00000000" w:rsidRDefault="00000000" w:rsidRPr="00000000" w14:paraId="0000000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Users will be able to use an application to task a robot to search for ___. The robot will be trained using machine learning to identify ___. The user will get a notification through the app once the ___ has been found.</w:t>
      </w:r>
    </w:p>
    <w:p w:rsidR="00000000" w:rsidDel="00000000" w:rsidP="00000000" w:rsidRDefault="00000000" w:rsidRPr="00000000" w14:paraId="00000004">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Requirements</w:t>
      </w:r>
    </w:p>
    <w:p w:rsidR="00000000" w:rsidDel="00000000" w:rsidP="00000000" w:rsidRDefault="00000000" w:rsidRPr="00000000" w14:paraId="00000006">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Search a designated area autonomously</w:t>
      </w:r>
    </w:p>
    <w:p w:rsidR="00000000" w:rsidDel="00000000" w:rsidP="00000000" w:rsidRDefault="00000000" w:rsidRPr="00000000" w14:paraId="00000007">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Detect a specified object when said object is in the robot’s sight</w:t>
      </w:r>
    </w:p>
    <w:p w:rsidR="00000000" w:rsidDel="00000000" w:rsidP="00000000" w:rsidRDefault="00000000" w:rsidRPr="00000000" w14:paraId="00000008">
      <w:pPr>
        <w:numPr>
          <w:ilvl w:val="0"/>
          <w:numId w:val="3"/>
        </w:numPr>
        <w:ind w:left="720" w:hanging="360"/>
        <w:rPr>
          <w:ins w:author="Sejun Song" w:id="0" w:date="2026-03-18T20:20:27Z"/>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Send coordinates back to host when object is found</w:t>
      </w:r>
      <w:ins w:author="Sejun Song" w:id="0" w:date="2026-03-18T20:20:27Z">
        <w:r w:rsidDel="00000000" w:rsidR="00000000" w:rsidRPr="00000000">
          <w:rPr>
            <w:rtl w:val="0"/>
          </w:rPr>
        </w:r>
      </w:ins>
    </w:p>
    <w:p w:rsidR="00000000" w:rsidDel="00000000" w:rsidP="00000000" w:rsidRDefault="00000000" w:rsidRPr="00000000" w14:paraId="00000009">
      <w:pPr>
        <w:rPr>
          <w:rFonts w:ascii="Arial" w:cs="Arial" w:eastAsia="Arial" w:hAnsi="Arial"/>
          <w:b w:val="0"/>
          <w:bCs w:val="0"/>
          <w:i w:val="0"/>
          <w:iCs w:val="0"/>
          <w:smallCaps w:val="0"/>
          <w:strike w:val="0"/>
          <w:color w:val="000000"/>
          <w:sz w:val="22"/>
          <w:szCs w:val="22"/>
          <w:u w:val="none"/>
          <w:shd w:fill="auto" w:val="clear"/>
          <w:vertAlign w:val="baseline"/>
          <w:rPrChange w:author="Sejun Song" w:id="1" w:date="2026-03-18T20:20:28Z">
            <w:rPr>
              <w:rFonts w:ascii="Times New Roman" w:cs="Times New Roman" w:eastAsia="Times New Roman" w:hAnsi="Times New Roman"/>
              <w:sz w:val="24"/>
              <w:szCs w:val="24"/>
              <w:u w:val="none"/>
            </w:rPr>
          </w:rPrChange>
        </w:rPr>
        <w:pPrChange w:author="Sejun Song" w:id="0" w:date="2026-03-18T20:20:28Z">
          <w:pPr>
            <w:numPr>
              <w:ilvl w:val="0"/>
              <w:numId w:val="3"/>
            </w:numPr>
            <w:ind w:left="720" w:hanging="360"/>
          </w:pPr>
        </w:pPrChange>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Software Design</w:t>
      </w:r>
    </w:p>
    <w:p w:rsidR="00000000" w:rsidDel="00000000" w:rsidP="00000000" w:rsidRDefault="00000000" w:rsidRPr="00000000" w14:paraId="0000000B">
      <w:pPr>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ROS</w:t>
      </w:r>
    </w:p>
    <w:p w:rsidR="00000000" w:rsidDel="00000000" w:rsidP="00000000" w:rsidRDefault="00000000" w:rsidRPr="00000000" w14:paraId="0000000C">
      <w:pPr>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Object detection using a machine learning classification model</w:t>
      </w:r>
    </w:p>
    <w:p w:rsidR="00000000" w:rsidDel="00000000" w:rsidP="00000000" w:rsidRDefault="00000000" w:rsidRPr="00000000" w14:paraId="0000000D">
      <w:pPr>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Mapping using Rviz/Gmapping</w:t>
      </w:r>
      <w:r w:rsidDel="00000000" w:rsidR="00000000" w:rsidRPr="00000000">
        <w:rPr>
          <w:rtl w:val="0"/>
        </w:rPr>
      </w:r>
    </w:p>
    <w:p w:rsidR="00000000" w:rsidDel="00000000" w:rsidP="00000000" w:rsidRDefault="00000000" w:rsidRPr="00000000" w14:paraId="0000000E">
      <w:pPr>
        <w:rPr>
          <w:ins w:author="Sejun Song" w:id="2" w:date="2026-03-18T20:27:39Z"/>
          <w:rFonts w:ascii="Times New Roman" w:cs="Times New Roman" w:eastAsia="Times New Roman" w:hAnsi="Times New Roman"/>
          <w:b w:val="1"/>
          <w:bCs w:val="1"/>
          <w:sz w:val="24"/>
          <w:szCs w:val="24"/>
          <w:rPrChange w:author="Sejun Song" w:id="3" w:date="2026-03-18T20:27:39Z">
            <w:rPr>
              <w:rFonts w:ascii="Times New Roman" w:cs="Times New Roman" w:eastAsia="Times New Roman" w:hAnsi="Times New Roman"/>
              <w:sz w:val="24"/>
              <w:szCs w:val="24"/>
            </w:rPr>
          </w:rPrChange>
        </w:rPr>
      </w:pPr>
      <w:ins w:author="Sejun Song" w:id="2" w:date="2026-03-18T20:27:39Z">
        <w:r w:rsidDel="00000000" w:rsidR="00000000" w:rsidRPr="00000000">
          <w:rPr>
            <w:rtl w:val="0"/>
          </w:rPr>
        </w:r>
      </w:ins>
    </w:p>
    <w:p w:rsidR="00000000" w:rsidDel="00000000" w:rsidP="00000000" w:rsidRDefault="00000000" w:rsidRPr="00000000" w14:paraId="0000000F">
      <w:pPr>
        <w:rPr>
          <w:ins w:author="Sejun Song" w:id="4" w:date="2026-03-18T20:33:45Z"/>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Testing Specifications</w:t>
      </w:r>
      <w:ins w:author="Sejun Song" w:id="4" w:date="2026-03-18T20:33:45Z">
        <w:r w:rsidDel="00000000" w:rsidR="00000000" w:rsidRPr="00000000">
          <w:rPr>
            <w:rtl w:val="0"/>
          </w:rPr>
        </w:r>
      </w:ins>
    </w:p>
    <w:p w:rsidR="00000000" w:rsidDel="00000000" w:rsidP="00000000" w:rsidRDefault="00000000" w:rsidRPr="00000000" w14:paraId="00000010">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b w:val="1"/>
          <w:bCs w:val="1"/>
          <w:sz w:val="24"/>
          <w:szCs w:val="24"/>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Actual: Item present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Actual: Item not present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Prediction: Found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Robot finds the correct item (TP)</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Robot found the wrong item (FP)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Prediction: Not found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Robot did not find the item (FN)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Robot correctly did not find the item (TN) </w:t>
            </w:r>
          </w:p>
        </w:tc>
      </w:tr>
    </w:tbl>
    <w:p w:rsidR="00000000" w:rsidDel="00000000" w:rsidP="00000000" w:rsidRDefault="00000000" w:rsidRPr="00000000" w14:paraId="0000001B">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False Positive (FP): This will be caused by the robot misclassifying the item as the correct item.</w:t>
      </w:r>
    </w:p>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False Negative (FN): This can be caused by an item being located in an inaccessible area by the robot.</w:t>
      </w:r>
    </w:p>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Precision = </w:t>
      </w:r>
      <m:oMath>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TP</m:t>
            </m:r>
          </m:num>
          <m:den>
            <m:r>
              <w:rPr>
                <w:rFonts w:ascii="Times New Roman" w:cs="Times New Roman" w:eastAsia="Times New Roman" w:hAnsi="Times New Roman"/>
                <w:sz w:val="24"/>
                <w:szCs w:val="24"/>
              </w:rPr>
              <m:t xml:space="preserve">TP + FP</m:t>
            </m:r>
          </m:den>
        </m:f>
      </m:oMath>
      <w:r w:rsidDel="00000000" w:rsidR="00000000" w:rsidRPr="00000000">
        <w:rPr>
          <w:rFonts w:ascii="Times New Roman" w:cs="Times New Roman" w:eastAsia="Times New Roman" w:hAnsi="Times New Roman"/>
          <w:sz w:val="24"/>
          <w:szCs w:val="24"/>
          <w:rtl w:val="0"/>
        </w:rPr>
        <w:t xml:space="preserve">. Precision is the percentage in which the robot correctly identifies the correct item out of all its findings.</w:t>
      </w:r>
    </w:p>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 10 trials with the item that could or could not be actually present</w:t>
      </w:r>
    </w:p>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item is present in 8 trials, and the robot found it 8 times. The item is not present in 2 trials, and the robot found an item 2 times. Precision = </w:t>
      </w:r>
      <m:oMath>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8</m:t>
            </m:r>
          </m:num>
          <m:den>
            <m:r>
              <w:rPr>
                <w:rFonts w:ascii="Times New Roman" w:cs="Times New Roman" w:eastAsia="Times New Roman" w:hAnsi="Times New Roman"/>
                <w:sz w:val="24"/>
                <w:szCs w:val="24"/>
              </w:rPr>
              <m:t xml:space="preserve">8 + 2</m:t>
            </m:r>
          </m:den>
        </m:f>
      </m:oMath>
      <w:r w:rsidDel="00000000" w:rsidR="00000000" w:rsidRPr="00000000">
        <w:rPr>
          <w:rFonts w:ascii="Times New Roman" w:cs="Times New Roman" w:eastAsia="Times New Roman" w:hAnsi="Times New Roman"/>
          <w:sz w:val="24"/>
          <w:szCs w:val="24"/>
          <w:rtl w:val="0"/>
        </w:rPr>
        <w:t xml:space="preserve"> = 80%</w:t>
      </w:r>
    </w:p>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Recall =  </w:t>
      </w:r>
      <m:oMath>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TP </m:t>
            </m:r>
          </m:num>
          <m:den>
            <m:r>
              <w:rPr>
                <w:rFonts w:ascii="Times New Roman" w:cs="Times New Roman" w:eastAsia="Times New Roman" w:hAnsi="Times New Roman"/>
                <w:sz w:val="24"/>
                <w:szCs w:val="24"/>
              </w:rPr>
              <m:t xml:space="preserve">TP + FN</m:t>
            </m:r>
          </m:den>
        </m:f>
      </m:oMath>
      <w:r w:rsidDel="00000000" w:rsidR="00000000" w:rsidRPr="00000000">
        <w:rPr>
          <w:rFonts w:ascii="Times New Roman" w:cs="Times New Roman" w:eastAsia="Times New Roman" w:hAnsi="Times New Roman"/>
          <w:sz w:val="24"/>
          <w:szCs w:val="24"/>
          <w:rtl w:val="0"/>
        </w:rPr>
        <w:t xml:space="preserve">. Recall is the percentage in which the robot finds the correct item out of all the times that the correct item is actually present.</w:t>
      </w:r>
    </w:p>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 10 trials with the item being actually present in each trial</w:t>
      </w:r>
    </w:p>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Robot finds the correct item 7 times and did not find it 3 times, then recall = </w:t>
      </w:r>
      <m:oMath>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7</m:t>
            </m:r>
          </m:num>
          <m:den>
            <m:r>
              <w:rPr>
                <w:rFonts w:ascii="Times New Roman" w:cs="Times New Roman" w:eastAsia="Times New Roman" w:hAnsi="Times New Roman"/>
                <w:sz w:val="24"/>
                <w:szCs w:val="24"/>
              </w:rPr>
              <m:t xml:space="preserve">7+3</m:t>
            </m:r>
          </m:den>
        </m:f>
      </m:oMath>
      <w:r w:rsidDel="00000000" w:rsidR="00000000" w:rsidRPr="00000000">
        <w:rPr>
          <w:rFonts w:ascii="Times New Roman" w:cs="Times New Roman" w:eastAsia="Times New Roman" w:hAnsi="Times New Roman"/>
          <w:sz w:val="24"/>
          <w:szCs w:val="24"/>
          <w:rtl w:val="0"/>
        </w:rPr>
        <w:t xml:space="preserve"> = 70%</w:t>
      </w:r>
    </w:p>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will conduct 50 trials. The first 25 trials will have the item actually present. The last 25 trials will have the item not present. All 50 trials will be conducted in the same room.</w:t>
      </w:r>
    </w:p>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Trials 1-25:</w:t>
      </w:r>
    </w:p>
    <w:p w:rsidR="00000000" w:rsidDel="00000000" w:rsidP="00000000" w:rsidRDefault="00000000" w:rsidRPr="00000000" w14:paraId="00000029">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Tester will choose an arbitrary spot to place the item</w:t>
      </w:r>
    </w:p>
    <w:p w:rsidR="00000000" w:rsidDel="00000000" w:rsidP="00000000" w:rsidRDefault="00000000" w:rsidRPr="00000000" w14:paraId="0000002A">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Tester</w:t>
      </w:r>
      <w:r w:rsidDel="00000000" w:rsidR="00000000" w:rsidRPr="00000000">
        <w:rPr>
          <w:rFonts w:ascii="Times New Roman" w:cs="Times New Roman" w:eastAsia="Times New Roman" w:hAnsi="Times New Roman"/>
          <w:sz w:val="24"/>
          <w:szCs w:val="24"/>
          <w:rtl w:val="0"/>
        </w:rPr>
        <w:t xml:space="preserve"> will place the robot by the door inside the room.</w:t>
      </w:r>
    </w:p>
    <w:p w:rsidR="00000000" w:rsidDel="00000000" w:rsidP="00000000" w:rsidRDefault="00000000" w:rsidRPr="00000000" w14:paraId="0000002B">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Tester</w:t>
      </w:r>
      <w:r w:rsidDel="00000000" w:rsidR="00000000" w:rsidRPr="00000000">
        <w:rPr>
          <w:rFonts w:ascii="Times New Roman" w:cs="Times New Roman" w:eastAsia="Times New Roman" w:hAnsi="Times New Roman"/>
          <w:sz w:val="24"/>
          <w:szCs w:val="24"/>
          <w:rtl w:val="0"/>
        </w:rPr>
        <w:t xml:space="preserve"> will turn on the robot and task it to find the item. </w:t>
      </w:r>
    </w:p>
    <w:p w:rsidR="00000000" w:rsidDel="00000000" w:rsidP="00000000" w:rsidRDefault="00000000" w:rsidRPr="00000000" w14:paraId="0000002C">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If 10 minutes surpasses without the robot finding anything, the tester records a FN. If the robot finds something before 10 minutes, the tester records TP if the correct item is found, </w:t>
      </w:r>
      <w:commentRangeStart w:id="0"/>
      <w:r w:rsidDel="00000000" w:rsidR="00000000" w:rsidRPr="00000000">
        <w:rPr>
          <w:rFonts w:ascii="Times New Roman" w:cs="Times New Roman" w:eastAsia="Times New Roman" w:hAnsi="Times New Roman"/>
          <w:sz w:val="24"/>
          <w:szCs w:val="24"/>
          <w:rtl w:val="0"/>
        </w:rPr>
        <w:t xml:space="preserve">FP if it finds the wrong item</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2D">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Repeat steps 1-4 until 25 trials are completed</w:t>
      </w:r>
    </w:p>
    <w:p w:rsidR="00000000" w:rsidDel="00000000" w:rsidP="00000000" w:rsidRDefault="00000000" w:rsidRPr="00000000" w14:paraId="0000002E">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Trials 26-50: </w:t>
      </w:r>
    </w:p>
    <w:p w:rsidR="00000000" w:rsidDel="00000000" w:rsidP="00000000" w:rsidRDefault="00000000" w:rsidRPr="00000000" w14:paraId="0000002F">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Tester</w:t>
      </w:r>
      <w:r w:rsidDel="00000000" w:rsidR="00000000" w:rsidRPr="00000000">
        <w:rPr>
          <w:rFonts w:ascii="Times New Roman" w:cs="Times New Roman" w:eastAsia="Times New Roman" w:hAnsi="Times New Roman"/>
          <w:sz w:val="24"/>
          <w:szCs w:val="24"/>
          <w:rtl w:val="0"/>
        </w:rPr>
        <w:t xml:space="preserve"> will place the robot by the door inside the room.</w:t>
      </w:r>
    </w:p>
    <w:p w:rsidR="00000000" w:rsidDel="00000000" w:rsidP="00000000" w:rsidRDefault="00000000" w:rsidRPr="00000000" w14:paraId="00000030">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Tester</w:t>
      </w:r>
      <w:r w:rsidDel="00000000" w:rsidR="00000000" w:rsidRPr="00000000">
        <w:rPr>
          <w:rFonts w:ascii="Times New Roman" w:cs="Times New Roman" w:eastAsia="Times New Roman" w:hAnsi="Times New Roman"/>
          <w:sz w:val="24"/>
          <w:szCs w:val="24"/>
          <w:rtl w:val="0"/>
        </w:rPr>
        <w:t xml:space="preserve"> will turn on the robot and task it to find the item. </w:t>
      </w:r>
    </w:p>
    <w:p w:rsidR="00000000" w:rsidDel="00000000" w:rsidP="00000000" w:rsidRDefault="00000000" w:rsidRPr="00000000" w14:paraId="00000031">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10 minutes surpasses without the robot finding anything, the tester records a TN. If the robot finds something before 10 minutes, the tester records FP.</w:t>
      </w:r>
    </w:p>
    <w:p w:rsidR="00000000" w:rsidDel="00000000" w:rsidP="00000000" w:rsidRDefault="00000000" w:rsidRPr="00000000" w14:paraId="00000032">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Repeat steps 6-8 until 25 trials are completed</w:t>
      </w:r>
    </w:p>
    <w:p w:rsidR="00000000" w:rsidDel="00000000" w:rsidP="00000000" w:rsidRDefault="00000000" w:rsidRPr="00000000" w14:paraId="00000033">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the trials, the tester will calculate precision and recall.</w:t>
      </w:r>
    </w:p>
    <w:p w:rsidR="00000000" w:rsidDel="00000000" w:rsidP="00000000" w:rsidRDefault="00000000" w:rsidRPr="00000000" w14:paraId="00000035">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low precision can be caused by the robot’s inability to find the correct item or the classification model is underfitted on training data that it will likely accept similar items.</w:t>
      </w:r>
    </w:p>
    <w:p w:rsidR="00000000" w:rsidDel="00000000" w:rsidP="00000000" w:rsidRDefault="00000000" w:rsidRPr="00000000" w14:paraId="00000037">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low recall can be caused by the robot’s inability to find the correct item or the classification model is overfitted on training data that it will likely reject similar items.</w:t>
      </w: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Shem De Leon" w:id="0" w:date="2026-03-18T19:10:16Z">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even though the item is present, and the robot found another item, that would be a false positive</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